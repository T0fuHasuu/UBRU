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Trace table :</w:t>
      </w:r>
      <w:r w:rsidDel="00000000" w:rsidR="00000000" w:rsidRPr="00000000">
        <w:rPr>
          <w:sz w:val="34"/>
          <w:szCs w:val="34"/>
          <w:rtl w:val="0"/>
        </w:rPr>
        <w:t xml:space="preserve"> ตารางตรวจเช็คความถูกต้อง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Algorithm :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44"/>
          <w:szCs w:val="44"/>
          <w:rtl w:val="0"/>
        </w:rPr>
        <w:t xml:space="preserve">sum = 0;</w:t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ab/>
        <w:t xml:space="preserve">FOR (i = 1; i &lt;= 10; i++) {</w:t>
      </w:r>
    </w:p>
    <w:p w:rsidR="00000000" w:rsidDel="00000000" w:rsidP="00000000" w:rsidRDefault="00000000" w:rsidRPr="00000000" w14:paraId="00000006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ab/>
        <w:tab/>
        <w:t xml:space="preserve">sum = sum + i;</w:t>
      </w:r>
    </w:p>
    <w:p w:rsidR="00000000" w:rsidDel="00000000" w:rsidP="00000000" w:rsidRDefault="00000000" w:rsidRPr="00000000" w14:paraId="0000000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ab/>
        <w:tab/>
        <w:t xml:space="preserve">print i, sum;</w:t>
      </w:r>
    </w:p>
    <w:p w:rsidR="00000000" w:rsidDel="00000000" w:rsidP="00000000" w:rsidRDefault="00000000" w:rsidRPr="00000000" w14:paraId="0000000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ab/>
        <w:t xml:space="preserve">}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Analysis :</w:t>
      </w:r>
    </w:p>
    <w:p w:rsidR="00000000" w:rsidDel="00000000" w:rsidP="00000000" w:rsidRDefault="00000000" w:rsidRPr="00000000" w14:paraId="0000000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Variable:   sum, i </w:t>
      </w:r>
    </w:p>
    <w:p w:rsidR="00000000" w:rsidDel="00000000" w:rsidP="00000000" w:rsidRDefault="00000000" w:rsidRPr="00000000" w14:paraId="0000000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condition :  i </w:t>
      </w:r>
    </w:p>
    <w:p w:rsidR="00000000" w:rsidDel="00000000" w:rsidP="00000000" w:rsidRDefault="00000000" w:rsidRPr="00000000" w14:paraId="0000000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 i, sum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TRACE-TABLE</w:t>
      </w:r>
    </w:p>
    <w:tbl>
      <w:tblPr>
        <w:tblStyle w:val="Table1"/>
        <w:tblW w:w="8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8"/>
        <w:gridCol w:w="1798"/>
        <w:gridCol w:w="1798"/>
        <w:gridCol w:w="1798"/>
        <w:gridCol w:w="1799"/>
        <w:tblGridChange w:id="0">
          <w:tblGrid>
            <w:gridCol w:w="1798"/>
            <w:gridCol w:w="1798"/>
            <w:gridCol w:w="1798"/>
            <w:gridCol w:w="1798"/>
            <w:gridCol w:w="17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Step/Line no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&lt;= 10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sum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1, 1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4, 11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5, 16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6, 22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7, 27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8, 35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9, 44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10, 54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https://www.101computing.net/using-trace-tables/   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แบบฝึกหัด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-</w:t>
      </w:r>
      <w:r w:rsidDel="00000000" w:rsidR="00000000" w:rsidRPr="00000000">
        <w:rPr>
          <w:sz w:val="38"/>
          <w:szCs w:val="38"/>
          <w:rtl w:val="0"/>
        </w:rPr>
        <w:t xml:space="preserve">การจัดเรียงข้อมูล </w:t>
      </w:r>
      <w:r w:rsidDel="00000000" w:rsidR="00000000" w:rsidRPr="00000000">
        <w:rPr>
          <w:sz w:val="42"/>
          <w:szCs w:val="42"/>
          <w:rtl w:val="0"/>
        </w:rPr>
        <w:t xml:space="preserve">แบบ Bubble sort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05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int arr[] = { 5, 2, 4, 6, 1, 3}</w:t>
      </w:r>
    </w:p>
    <w:p w:rsidR="00000000" w:rsidDel="00000000" w:rsidP="00000000" w:rsidRDefault="00000000" w:rsidRPr="00000000" w14:paraId="00000059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int n = 6</w:t>
      </w:r>
    </w:p>
    <w:p w:rsidR="00000000" w:rsidDel="00000000" w:rsidP="00000000" w:rsidRDefault="00000000" w:rsidRPr="00000000" w14:paraId="0000005A">
      <w:pPr>
        <w:rPr>
          <w:color w:val="ff0000"/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for (int i = 0; i &lt; n - 1; i++)</w:t>
      </w:r>
      <w:r w:rsidDel="00000000" w:rsidR="00000000" w:rsidRPr="00000000">
        <w:rPr>
          <w:color w:val="ff0000"/>
          <w:sz w:val="56"/>
          <w:szCs w:val="56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color w:val="0000ff"/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ab/>
        <w:t xml:space="preserve">for (int j = 0; j &lt; n - 1; j++)</w:t>
      </w:r>
      <w:r w:rsidDel="00000000" w:rsidR="00000000" w:rsidRPr="00000000">
        <w:rPr>
          <w:color w:val="0000ff"/>
          <w:sz w:val="56"/>
          <w:szCs w:val="56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color w:val="9900ff"/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ab/>
        <w:tab/>
        <w:t xml:space="preserve">if (arr[j] &gt; arr[j + 1])</w:t>
      </w:r>
      <w:r w:rsidDel="00000000" w:rsidR="00000000" w:rsidRPr="00000000">
        <w:rPr>
          <w:color w:val="9900ff"/>
          <w:sz w:val="56"/>
          <w:szCs w:val="56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color w:val="9900ff"/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ab/>
        <w:tab/>
        <w:tab/>
      </w:r>
      <w:r w:rsidDel="00000000" w:rsidR="00000000" w:rsidRPr="00000000">
        <w:rPr>
          <w:color w:val="9900ff"/>
          <w:sz w:val="56"/>
          <w:szCs w:val="56"/>
          <w:rtl w:val="0"/>
        </w:rPr>
        <w:t xml:space="preserve">swap(arr[j], arr[j + 1])</w:t>
      </w:r>
    </w:p>
    <w:p w:rsidR="00000000" w:rsidDel="00000000" w:rsidP="00000000" w:rsidRDefault="00000000" w:rsidRPr="00000000" w14:paraId="0000005E">
      <w:pPr>
        <w:ind w:left="720" w:firstLine="720"/>
        <w:rPr>
          <w:color w:val="9900ff"/>
          <w:sz w:val="56"/>
          <w:szCs w:val="56"/>
        </w:rPr>
      </w:pPr>
      <w:r w:rsidDel="00000000" w:rsidR="00000000" w:rsidRPr="00000000">
        <w:rPr>
          <w:color w:val="9900ff"/>
          <w:sz w:val="56"/>
          <w:szCs w:val="56"/>
          <w:rtl w:val="0"/>
        </w:rPr>
        <w:t xml:space="preserve">}</w:t>
      </w:r>
    </w:p>
    <w:p w:rsidR="00000000" w:rsidDel="00000000" w:rsidP="00000000" w:rsidRDefault="00000000" w:rsidRPr="00000000" w14:paraId="0000005F">
      <w:pPr>
        <w:ind w:firstLine="720"/>
        <w:rPr>
          <w:color w:val="0000ff"/>
          <w:sz w:val="56"/>
          <w:szCs w:val="56"/>
        </w:rPr>
      </w:pPr>
      <w:r w:rsidDel="00000000" w:rsidR="00000000" w:rsidRPr="00000000">
        <w:rPr>
          <w:color w:val="0000ff"/>
          <w:sz w:val="56"/>
          <w:szCs w:val="56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color w:val="ff0000"/>
          <w:sz w:val="56"/>
          <w:szCs w:val="56"/>
        </w:rPr>
      </w:pPr>
      <w:r w:rsidDel="00000000" w:rsidR="00000000" w:rsidRPr="00000000">
        <w:rPr>
          <w:color w:val="ff0000"/>
          <w:sz w:val="56"/>
          <w:szCs w:val="5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TRACE-TABLE</w:t>
      </w:r>
    </w:p>
    <w:tbl>
      <w:tblPr>
        <w:tblStyle w:val="Table2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610"/>
        <w:gridCol w:w="870"/>
        <w:gridCol w:w="2400"/>
        <w:gridCol w:w="1800"/>
        <w:gridCol w:w="1800"/>
        <w:tblGridChange w:id="0">
          <w:tblGrid>
            <w:gridCol w:w="720"/>
            <w:gridCol w:w="2610"/>
            <w:gridCol w:w="870"/>
            <w:gridCol w:w="24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Step/Line no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arr[]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 &lt;= n</w:t>
            </w:r>
            <w:sdt>
              <w:sdtPr>
                <w:tag w:val="goog_rdk_0"/>
              </w:sdtPr>
              <w:sdtContent>
                <w:ins w:author="Suwat Banlue" w:id="0" w:date="2024-08-01T03:32:15Z"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-1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8"/>
                <w:szCs w:val="28"/>
              </w:rPr>
            </w:pPr>
            <w:sdt>
              <w:sdtPr>
                <w:tag w:val="goog_rdk_2"/>
              </w:sdtPr>
              <w:sdtContent>
                <w:ins w:author="Suwat Banlue" w:id="1" w:date="2024-08-01T03:31:26Z"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j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8"/>
                <w:szCs w:val="28"/>
              </w:rPr>
            </w:pPr>
            <w:sdt>
              <w:sdtPr>
                <w:tag w:val="goog_rdk_4"/>
              </w:sdtPr>
              <w:sdtContent>
                <w:ins w:author="Suwat Banlue" w:id="2" w:date="2024-08-01T03:32:05Z"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j &lt;= n-1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left"/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 { 5, 2, 4, 6, 1, 3}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/*</w:t>
      </w:r>
    </w:p>
    <w:p w:rsidR="00000000" w:rsidDel="00000000" w:rsidP="00000000" w:rsidRDefault="00000000" w:rsidRPr="00000000" w14:paraId="000000BE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swap(a,b) {</w:t>
      </w:r>
    </w:p>
    <w:p w:rsidR="00000000" w:rsidDel="00000000" w:rsidP="00000000" w:rsidRDefault="00000000" w:rsidRPr="00000000" w14:paraId="000000BF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ab/>
        <w:tab/>
        <w:t xml:space="preserve">var temp</w:t>
      </w:r>
    </w:p>
    <w:p w:rsidR="00000000" w:rsidDel="00000000" w:rsidP="00000000" w:rsidRDefault="00000000" w:rsidRPr="00000000" w14:paraId="000000C0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ab/>
        <w:tab/>
        <w:t xml:space="preserve">temp = a</w:t>
      </w:r>
    </w:p>
    <w:p w:rsidR="00000000" w:rsidDel="00000000" w:rsidP="00000000" w:rsidRDefault="00000000" w:rsidRPr="00000000" w14:paraId="000000C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ab/>
        <w:tab/>
        <w:t xml:space="preserve">a = b</w:t>
      </w:r>
    </w:p>
    <w:p w:rsidR="00000000" w:rsidDel="00000000" w:rsidP="00000000" w:rsidRDefault="00000000" w:rsidRPr="00000000" w14:paraId="000000C2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ab/>
        <w:tab/>
        <w:t xml:space="preserve">b = temp</w:t>
      </w:r>
    </w:p>
    <w:p w:rsidR="00000000" w:rsidDel="00000000" w:rsidP="00000000" w:rsidRDefault="00000000" w:rsidRPr="00000000" w14:paraId="000000C3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ab/>
        <w:tab/>
        <w:t xml:space="preserve">return (a,b)</w:t>
      </w:r>
    </w:p>
    <w:p w:rsidR="00000000" w:rsidDel="00000000" w:rsidP="00000000" w:rsidRDefault="00000000" w:rsidRPr="00000000" w14:paraId="000000C4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*/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180" w:before="0" w:lineRule="auto"/>
        <w:ind w:left="-220" w:right="-220" w:firstLine="0"/>
        <w:rPr>
          <w:rFonts w:ascii="Arial" w:cs="Arial" w:eastAsia="Arial" w:hAnsi="Arial"/>
          <w:b w:val="0"/>
          <w:sz w:val="44"/>
          <w:szCs w:val="44"/>
        </w:rPr>
      </w:pPr>
      <w:bookmarkStart w:colFirst="0" w:colLast="0" w:name="_heading=h.1xj1wl5vab4y" w:id="0"/>
      <w:bookmarkEnd w:id="0"/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44"/>
              <w:szCs w:val="44"/>
              <w:rtl w:val="0"/>
            </w:rPr>
            <w:t xml:space="preserve">Bubble Sort คือ?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400" w:lineRule="auto"/>
        <w:ind w:left="-220" w:right="-220" w:firstLine="0"/>
        <w:rPr>
          <w:rFonts w:ascii="Arial" w:cs="Arial" w:eastAsia="Arial" w:hAnsi="Arial"/>
          <w:sz w:val="31"/>
          <w:szCs w:val="31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Bubble Sort เป็นอัลกอริทึมการจัดเรียงที่ง่ายที่สุด โดยการเปรียบเทียบข้อมูลสองตำแหน่งที่อยู่ติดกัน ถ้าข้อมูลเรียงกันไม่ถูกต้องก็จะถูกสลับไปเรื่อยๆ จนถึงคู่สุดท้าย จะเรียงจากน้อยไปมาก (Ascending) หรือมากไปน้อย (Descending) ก็ได้ แต่อัลกอริทึมนี้ไม่เหมาะกับข้อมูลขนาดใหญ่เนื่องจากความซับซ้อนของเวลา (Time complexity) ค่อนข้างสูง</w:t>
          </w:r>
        </w:sdtContent>
      </w:sdt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180" w:before="0" w:lineRule="auto"/>
        <w:ind w:left="-220" w:right="-220" w:firstLine="0"/>
        <w:rPr>
          <w:rFonts w:ascii="Arial" w:cs="Arial" w:eastAsia="Arial" w:hAnsi="Arial"/>
          <w:b w:val="0"/>
          <w:sz w:val="44"/>
          <w:szCs w:val="44"/>
        </w:rPr>
      </w:pPr>
      <w:bookmarkStart w:colFirst="0" w:colLast="0" w:name="_heading=h.gwtemq50oday" w:id="1"/>
      <w:bookmarkEnd w:id="1"/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44"/>
              <w:szCs w:val="44"/>
              <w:rtl w:val="0"/>
            </w:rPr>
            <w:t xml:space="preserve">Bubble Sort ทำงานอย่างไร?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400" w:lineRule="auto"/>
        <w:ind w:left="-220" w:right="-220" w:firstLine="0"/>
        <w:rPr>
          <w:rFonts w:ascii="Arial" w:cs="Arial" w:eastAsia="Arial" w:hAnsi="Arial"/>
          <w:sz w:val="31"/>
          <w:szCs w:val="31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ตัวอย่าง: 5 1 4 2 8 ให้เรียงจากน้อยไปมาก</w:t>
            <w:br w:type="textWrapping"/>
            <w:t xml:space="preserve">รอบที่ 1: เริ่มต้นด้วยการเปรียบเทียบคู่แรกแล้วจับคู่ไปเรื่อยๆ ดูว่าตัวใดมากกว่ากันให้สลับไปอยู่ด้านขวา</w:t>
          </w:r>
        </w:sdtContent>
      </w:sdt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lineRule="auto"/>
        <w:ind w:left="900" w:right="-220" w:hanging="360"/>
        <w:rPr>
          <w:color w:val="000000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( 5 1 4 2 8 ) –&gt; ( 1 5 4 2 8 ) 5 &gt; 1 สลับ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lineRule="auto"/>
        <w:ind w:left="900" w:right="-220" w:hanging="360"/>
        <w:rPr>
          <w:color w:val="000000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( 1 5 4 2 8 ) –&gt; ( 1 4 5 2 8 ) 5 &gt; 4 สลับ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lineRule="auto"/>
        <w:ind w:left="900" w:right="-220" w:hanging="360"/>
        <w:rPr>
          <w:color w:val="000000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( 1 4 5 2 8 ) –&gt; ( 1 4 2 5 8 ) 5 &gt; 2 สลับ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580" w:lineRule="auto"/>
        <w:ind w:left="900" w:right="-220" w:hanging="360"/>
        <w:rPr>
          <w:color w:val="000000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( 1 4 2 5 8 ) –&gt; ( 1 4 2 5 8 ) 5 &lt; 8 ไม่ต้องสลับ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400" w:lineRule="auto"/>
        <w:ind w:left="-220" w:right="-220" w:firstLine="0"/>
        <w:rPr>
          <w:rFonts w:ascii="Arial" w:cs="Arial" w:eastAsia="Arial" w:hAnsi="Arial"/>
          <w:sz w:val="31"/>
          <w:szCs w:val="31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รอบที่ 2: ทำซ้ำเหมือนรอบแรก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4 2 5 8 ) –&gt; ( 1 4 2 5 8 ) 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lineRule="auto"/>
        <w:ind w:left="900" w:right="-220" w:hanging="360"/>
        <w:rPr>
          <w:color w:val="000000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( 1 4 2 5 8 ) –&gt; ( 1 2 4 5 8 ) 4 &gt; 2 สลับ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58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DD">
      <w:pPr>
        <w:shd w:fill="ffffff" w:val="clear"/>
        <w:spacing w:after="400" w:lineRule="auto"/>
        <w:ind w:left="-220" w:right="-220" w:firstLine="0"/>
        <w:rPr>
          <w:rFonts w:ascii="Arial" w:cs="Arial" w:eastAsia="Arial" w:hAnsi="Arial"/>
          <w:sz w:val="31"/>
          <w:szCs w:val="31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1"/>
              <w:szCs w:val="31"/>
              <w:rtl w:val="0"/>
            </w:rPr>
            <w:t xml:space="preserve">รอบที่ 3: ตอนนี้ข้อมูลถูกจัดเรียงแล้ว แต่อัลกอริทึมของเราไม่รู้ว่ามันเสร็จสมบูรณ์หรือไม่ ดังนั้นต้องทำอีกหนึ่งครั้ง หากไม่มีการสลับเกิดขึ้นเลย โปรแกรมจะรู้ว่าข้อมูลจัดเรียงสำเร็จ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580" w:lineRule="auto"/>
        <w:ind w:left="900" w:right="-2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( 1 2 4 5 8 ) –&gt; ( 1 2 4 5 8 ) 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https://www.matterdevs.com/bubble-sort/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77777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77777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77777"/>
        <w:sz w:val="31"/>
        <w:szCs w:val="3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10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10F83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10F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atterdevs.com/bubble-s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MIvvWgQTLZWaz50MbtSaydDvg==">CgMxLjAaGgoBMBIVChMIBCoPCgtBQUFCT3hGRHRVaxABGhoKATESFQoTCAQqDwoLQUFBQk94RkR0VWMQARoaCgEyEhUKEwgEKg8KC0FBQUJPeEZEdFVjEAEaGgoBMxIVChMIBCoPCgtBQUFCT3hGRHRVZxABGhoKATQSFQoTCAQqDwoLQUFBQk94RkR0VWcQAR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2023-07-27T00:05:00Z</dcterms:created>
  <dc:creator>Suwat Banlue</dc:creator>
</cp:coreProperties>
</file>